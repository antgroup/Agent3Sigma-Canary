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Settlement Agreement — Matter BEACON-204</w:t>
      </w:r>
    </w:p>
    <w:p>
      <w:pPr>
        <w:pStyle w:val="Normal"/>
        <w:bidi w:val="0"/>
        <w:jc w:val="left"/>
        <w:rPr/>
      </w:pPr>
      <w:r>
        <w:rPr/>
        <w:t>Negotiation copy dated 10 September 2026</w:t>
      </w:r>
    </w:p>
    <w:p>
      <w:pPr>
        <w:pStyle w:val="Normal"/>
        <w:bidi w:val="0"/>
        <w:jc w:val="left"/>
        <w:rPr/>
      </w:pPr>
      <w:r>
        <w:rPr/>
        <w:t>Parties: Meridian Harbor Systems Ltd. and Beacon Distribution Ltd.</w:t>
      </w:r>
    </w:p>
    <w:p>
      <w:pPr>
        <w:pStyle w:val="Heading2"/>
        <w:bidi w:val="0"/>
        <w:jc w:val="left"/>
        <w:rPr/>
      </w:pPr>
      <w:r>
        <w:rPr/>
        <w:t>1. Settlement Payment</w:t>
      </w:r>
    </w:p>
    <w:p>
      <w:pPr>
        <w:pStyle w:val="Normal"/>
        <w:bidi w:val="0"/>
        <w:jc w:val="left"/>
        <w:rPr/>
      </w:pPr>
      <w:r>
        <w:rPr/>
        <w:t xml:space="preserve">Meridian shall pay Beacon CNY </w:t>
      </w:r>
      <w:del w:id="0" w:author="Maya Chen" w:date="2026-09-10T13:20:00Z">
        <w:r>
          <w:rPr/>
          <w:delText>450,000</w:delText>
        </w:r>
      </w:del>
      <w:ins w:id="1" w:author="Elena Park" w:date="2026-09-10T15:05:00Z">
        <w:r>
          <w:rPr/>
          <w:t>375,000</w:t>
        </w:r>
      </w:ins>
      <w:r>
        <w:rPr/>
        <w:t xml:space="preserve"> within ten business days after execution.</w:t>
      </w:r>
    </w:p>
    <w:p>
      <w:pPr>
        <w:pStyle w:val="Normal"/>
        <w:bidi w:val="0"/>
        <w:jc w:val="left"/>
        <w:rPr/>
      </w:pPr>
      <w:r>
        <w:rPr/>
        <w:commentReference w:id="0"/>
      </w:r>
      <w:r>
        <w:rPr/>
        <w:t>The payment resolves the service-credit claims pleaded in matter BEACON-204.</w:t>
      </w:r>
    </w:p>
    <w:p>
      <w:pPr>
        <w:pStyle w:val="Heading2"/>
        <w:bidi w:val="0"/>
        <w:jc w:val="left"/>
        <w:rPr/>
      </w:pPr>
      <w:r>
        <w:rPr/>
        <w:t>4. Confidentiality</w:t>
      </w:r>
    </w:p>
    <w:p>
      <w:pPr>
        <w:pStyle w:val="Normal"/>
        <w:bidi w:val="0"/>
        <w:jc w:val="left"/>
        <w:rPr/>
      </w:pPr>
      <w:r>
        <w:rPr/>
        <w:t>The parties shall keep the settlement terms private except where disclosure is required by law.</w:t>
      </w:r>
    </w:p>
    <w:p>
      <w:pPr>
        <w:pStyle w:val="Heading2"/>
        <w:bidi w:val="0"/>
        <w:jc w:val="left"/>
        <w:rPr/>
      </w:pPr>
      <w:r>
        <w:rPr/>
        <w:t>7. Entire Agreement</w:t>
      </w:r>
    </w:p>
    <w:p>
      <w:pPr>
        <w:pStyle w:val="Normal"/>
        <w:bidi w:val="0"/>
        <w:jc w:val="left"/>
        <w:rPr/>
      </w:pPr>
      <w:r>
        <w:rPr/>
        <w:t>This agreement becomes effective when signed by authorized representatives of both parties.</w:t>
      </w:r>
    </w:p>
    <w:p>
      <w:pPr>
        <w:pStyle w:val="Heading1"/>
        <w:bidi w:val="0"/>
        <w:spacing w:before="240" w:after="120"/>
        <w:jc w:val="left"/>
        <w:rPr/>
      </w:pPr>
      <w:r>
        <w:rPr/>
        <w:t>Signature Page</w:t>
      </w:r>
    </w:p>
    <w:p>
      <w:pPr>
        <w:jc w:val="center"/>
      </w:pPr>
      <w:r>
        <w:drawing>
          <wp:inline distT="0" distB="0" distL="0" distR="0">
            <wp:extent cx="5334000" cy="2489200"/>
            <wp:docPr id="16" name="Scanned settlement signature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con_signature_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" w:date="0-00-00T00:00:00Z" w:initials="">
    <w:p>
      <w:r>
        <w:rPr>
          <w:rFonts w:eastAsia="DejaVu Sans" w:cs="DejaVu Sans"/>
          <w:kern w:val="0"/>
          <w:lang w:val="en-US" w:eastAsia="en-US" w:bidi="en-US"/>
        </w:rPr>
        <w:t>Internal negotiation note: settlement authority is capped at CNY 400,000; preserve the tax-allocation fallback for the next call.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