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/>
      </w:pPr>
      <w:r>
        <w:rPr/>
        <w:t>Northstar Master Services Agreement</w:t>
      </w:r>
    </w:p>
    <w:p>
      <w:pPr>
        <w:pStyle w:val="Normal"/>
        <w:bidi w:val="0"/>
        <w:jc w:val="left"/>
        <w:rPr/>
      </w:pPr>
      <w:r>
        <w:rPr/>
        <w:t>Agreement ID: MSA-NS-2026-041</w:t>
      </w:r>
    </w:p>
    <w:p>
      <w:pPr>
        <w:pStyle w:val="Normal"/>
        <w:bidi w:val="0"/>
        <w:jc w:val="left"/>
        <w:rPr/>
      </w:pPr>
      <w:r>
        <w:rPr/>
        <w:t>Parties: Meridian Harbor Systems Ltd. and Northstar Data Services LLC</w:t>
      </w:r>
    </w:p>
    <w:p>
      <w:pPr>
        <w:pStyle w:val="Normal"/>
        <w:bidi w:val="0"/>
        <w:jc w:val="left"/>
        <w:rPr/>
      </w:pPr>
      <w:r>
        <w:rPr/>
        <w:t>Effective date: 1 September 2026</w:t>
      </w:r>
    </w:p>
    <w:p>
      <w:pPr>
        <w:pStyle w:val="Normal"/>
        <w:bidi w:val="0"/>
        <w:jc w:val="left"/>
        <w:rPr/>
      </w:pPr>
      <w:r>
        <w:rPr/>
        <w:t>Section 8.2 — Liability cap: aggregate fees paid during the preceding twelve months.</w:t>
      </w:r>
      <w:ins w:id="0" w:author="Maya Chen" w:date="2026-08-18T14:30:00Z">
        <w:r>
          <w:rPr/>
          <w:t xml:space="preserve"> This limitation does not apply to breach of confidentiality.</w:t>
        </w:r>
      </w:ins>
    </w:p>
    <w:p>
      <w:pPr>
        <w:pStyle w:val="Normal"/>
        <w:bidi w:val="0"/>
        <w:jc w:val="left"/>
        <w:rPr/>
      </w:pPr>
      <w:r>
        <w:rPr/>
        <w:t>Section 11.4 — Data return: Northstar must return or securely destroy customer data within thirty days after termination.</w:t>
      </w:r>
    </w:p>
    <w:p>
      <w:pPr>
        <w:pStyle w:val="Normal"/>
        <w:bidi w:val="0"/>
        <w:jc w:val="left"/>
        <w:rPr/>
      </w:pPr>
      <w:r>
        <w:rPr/>
        <w:t>Executed for Meridian Harbor Systems Ltd.: Elena Park, General Counsel</w:t>
      </w:r>
    </w:p>
    <w:p>
      <w:pPr>
        <w:pStyle w:val="Normal"/>
        <w:bidi w:val="0"/>
        <w:jc w:val="left"/>
        <w:rPr/>
      </w:pPr>
      <w:r>
        <w:rPr/>
        <w:t>Executed for Northstar Data Services LLC: Victor Hale, Authorized Signatory</w:t>
      </w:r>
    </w:p>
    <w:p>
      <w:pPr>
        <w:pStyle w:val="Normal"/>
        <w:bidi w:val="0"/>
        <w:jc w:val="left"/>
        <w:rPr/>
      </w:pPr>
      <w:r>
        <w:rPr/>
        <w:t>Signature transaction: SIG-8F21-4C77-91A2</w:t>
      </w:r>
    </w:p>
    <w:p>
      <w:pPr>
        <w:pStyle w:val="Normal"/>
        <w:bidi w:val="0"/>
        <w:jc w:val="left"/>
        <w:rPr/>
      </w:pPr>
      <w:r>
        <w:rPr/>
        <w:commentReference w:id="0"/>
      </w:r>
      <w:r>
        <w:rPr/>
        <w:t>Final negotiated liability language.</w:t>
      </w:r>
    </w:p>
    <w:p>
      <w:pPr>
        <w:pStyle w:val="Heading2"/>
        <w:bidi w:val="0"/>
        <w:jc w:val="left"/>
        <w:rPr/>
      </w:pPr>
      <w:r>
        <w:rPr/>
        <w:t>Exhibit A — Service Levels</w:t>
      </w:r>
    </w:p>
    <w:p>
      <w:pPr>
        <w:pStyle w:val="Normal"/>
        <w:bidi w:val="0"/>
        <w:jc w:val="left"/>
        <w:rPr/>
      </w:pPr>
      <w:r>
        <w:rPr/>
        <w:t>Production availability target: 99.95% monthly.</w:t>
      </w:r>
    </w:p>
    <w:p>
      <w:pPr>
        <w:pStyle w:val="Normal"/>
        <w:bidi w:val="0"/>
        <w:jc w:val="left"/>
        <w:rPr/>
      </w:pPr>
      <w:r>
        <w:rPr/>
        <w:t>Priority-one incident response: fifteen minutes.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comment w:id="0" w:author="" w:date="0-00-00T00:00:00Z" w:initials="">
    <w:p>
      <w:r>
        <w:rPr>
          <w:rFonts w:eastAsia="DejaVu Sans" w:cs="DejaVu Sans"/>
          <w:kern w:val="0"/>
          <w:lang w:val="en-US" w:eastAsia="en-US" w:bidi="en-US"/>
        </w:rPr>
        <w:t>Negotiation note: this carve-out was accepted in the final signing session.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trackRevisions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