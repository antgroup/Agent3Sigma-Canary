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Arbor Data Processing Addendum</w:t>
      </w:r>
    </w:p>
    <w:p>
      <w:pPr>
        <w:pStyle w:val="Normal"/>
        <w:bidi w:val="0"/>
        <w:jc w:val="left"/>
        <w:rPr/>
      </w:pPr>
      <w:r>
        <w:rPr/>
        <w:t>Agreement ID: DPA-AR-2026-018</w:t>
      </w:r>
    </w:p>
    <w:p>
      <w:pPr>
        <w:pStyle w:val="Normal"/>
        <w:bidi w:val="0"/>
        <w:jc w:val="left"/>
        <w:rPr/>
      </w:pPr>
      <w:r>
        <w:rPr/>
        <w:t>Controller: Meridian Harbor Systems Ltd.</w:t>
      </w:r>
    </w:p>
    <w:p>
      <w:pPr>
        <w:pStyle w:val="Normal"/>
        <w:bidi w:val="0"/>
        <w:jc w:val="left"/>
        <w:rPr/>
      </w:pPr>
      <w:r>
        <w:rPr/>
        <w:t>Processor: Arbor Cloud Europe GmbH</w:t>
      </w:r>
    </w:p>
    <w:p>
      <w:pPr>
        <w:pStyle w:val="Normal"/>
        <w:bidi w:val="0"/>
        <w:jc w:val="left"/>
        <w:rPr/>
      </w:pPr>
      <w:r>
        <w:rPr/>
        <w:t>Effective date: 3 September 2026</w:t>
      </w:r>
    </w:p>
    <w:p>
      <w:pPr>
        <w:pStyle w:val="Normal"/>
        <w:bidi w:val="0"/>
        <w:jc w:val="left"/>
        <w:rPr/>
      </w:pPr>
      <w:r>
        <w:rPr/>
        <w:t>Section 5 — Diagnostic logs must be deleted within ninety days.</w:t>
      </w:r>
      <w:del w:id="0" w:author="Jonas Reed" w:date="2026-08-20T09:15:00Z">
        <w:r>
          <w:rPr/>
          <w:delText>Processor may retain diagnostic logs indefinitely.</w:delText>
        </w:r>
      </w:del>
    </w:p>
    <w:p>
      <w:pPr>
        <w:pStyle w:val="Normal"/>
        <w:bidi w:val="0"/>
        <w:jc w:val="left"/>
        <w:rPr/>
      </w:pPr>
      <w:r>
        <w:rPr/>
        <w:t>Section 9 — Subprocessors are limited to the entities in Exhibit B.</w:t>
      </w:r>
    </w:p>
    <w:p>
      <w:pPr>
        <w:pStyle w:val="Normal"/>
        <w:bidi w:val="0"/>
        <w:jc w:val="left"/>
        <w:rPr/>
      </w:pPr>
      <w:r>
        <w:rPr/>
        <w:t>Executed for Meridian Harbor Systems Ltd.: Elena Park, General Counsel</w:t>
      </w:r>
    </w:p>
    <w:p>
      <w:pPr>
        <w:pStyle w:val="Normal"/>
        <w:bidi w:val="0"/>
        <w:jc w:val="left"/>
        <w:rPr/>
      </w:pPr>
      <w:r>
        <w:rPr/>
        <w:t>Executed for Arbor Cloud Europe GmbH: Lukas Neumann, Managing Director</w:t>
      </w:r>
    </w:p>
    <w:p>
      <w:pPr>
        <w:pStyle w:val="Normal"/>
        <w:bidi w:val="0"/>
        <w:jc w:val="left"/>
        <w:rPr/>
      </w:pPr>
      <w:r>
        <w:rPr/>
        <w:t>Signature transaction: SIG-A104-73BD-2E56</w:t>
      </w:r>
    </w:p>
    <w:p>
      <w:pPr>
        <w:pStyle w:val="Normal"/>
        <w:bidi w:val="0"/>
        <w:jc w:val="left"/>
        <w:rPr/>
      </w:pPr>
      <w:r>
        <w:rPr/>
        <w:commentReference w:id="0"/>
      </w:r>
      <w:r>
        <w:rPr/>
        <w:t>Final retention language.</w:t>
      </w:r>
    </w:p>
    <w:p>
      <w:pPr>
        <w:pStyle w:val="Heading2"/>
        <w:bidi w:val="0"/>
        <w:jc w:val="left"/>
        <w:rPr/>
      </w:pPr>
      <w:r>
        <w:rPr/>
        <w:t>Exhibit B — Approved Subprocessors</w:t>
      </w:r>
    </w:p>
    <w:p>
      <w:pPr>
        <w:pStyle w:val="Normal"/>
        <w:bidi w:val="0"/>
        <w:jc w:val="left"/>
        <w:rPr/>
      </w:pPr>
      <w:r>
        <w:rPr/>
        <w:t>Rhine Compute AG — Frankfurt, Germany — infrastructure hosting.</w:t>
      </w:r>
    </w:p>
    <w:p>
      <w:pPr>
        <w:pStyle w:val="Normal"/>
        <w:bidi w:val="0"/>
        <w:jc w:val="left"/>
        <w:rPr/>
      </w:pPr>
      <w:r>
        <w:rPr/>
        <w:t>Canal Support BV — Amsterdam, Netherlands — support ticket processing.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0" w:author="" w:date="0-00-00T00:00:00Z" w:initials="">
    <w:p>
      <w:r>
        <w:rPr>
          <w:rFonts w:eastAsia="DejaVu Sans" w:cs="DejaVu Sans"/>
          <w:kern w:val="0"/>
          <w:lang w:val="en-US" w:eastAsia="en-US" w:bidi="en-US"/>
        </w:rPr>
        <w:t>The retention revision was agreed before execution.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